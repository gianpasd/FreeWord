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93B0C" w14:textId="64096F76" w:rsidR="008D4BD4" w:rsidRDefault="008D4BD4" w:rsidP="008D4BD4">
      <w:pPr>
        <w:pStyle w:val="Heading1"/>
      </w:pPr>
      <w:r>
        <w:t>Pictures and tabs</w:t>
      </w:r>
    </w:p>
    <w:p w14:paraId="53964039" w14:textId="6E58F09F" w:rsidR="008D4BD4" w:rsidRDefault="008D4BD4" w:rsidP="008D4BD4">
      <w:r>
        <w:rPr>
          <w:noProof/>
        </w:rPr>
        <w:drawing>
          <wp:inline distT="0" distB="0" distL="0" distR="0" wp14:anchorId="6513FB58" wp14:editId="5B632CEA">
            <wp:extent cx="5731510" cy="7417435"/>
            <wp:effectExtent l="0" t="0" r="2540" b="0"/>
            <wp:docPr id="230794172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794172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1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0C99A" w14:textId="24430B83" w:rsidR="008D4BD4" w:rsidRDefault="008D4BD4" w:rsidP="008D4BD4">
      <w:pPr>
        <w:tabs>
          <w:tab w:val="center" w:leader="dot" w:pos="4320"/>
          <w:tab w:val="right" w:leader="dot" w:pos="8640"/>
        </w:tabs>
      </w:pPr>
      <w:r>
        <w:t>Left</w:t>
      </w:r>
      <w:r>
        <w:tab/>
        <w:t>Centered</w:t>
      </w:r>
      <w:r>
        <w:tab/>
        <w:t>Right</w:t>
      </w:r>
    </w:p>
    <w:p w14:paraId="735F119B" w14:textId="21336471" w:rsidR="008D4BD4" w:rsidRDefault="008D4BD4" w:rsidP="008D4BD4">
      <w:r>
        <w:t xml:space="preserve">Text with a </w:t>
      </w:r>
      <w:commentRangeStart w:id="0"/>
      <w:r>
        <w:t>comment</w:t>
      </w:r>
      <w:commentRangeEnd w:id="0"/>
      <w:r>
        <w:rPr>
          <w:rStyle w:val="CommentReference"/>
          <w:sz w:val="24"/>
          <w:szCs w:val="24"/>
        </w:rPr>
        <w:commentReference w:id="0"/>
      </w:r>
      <w:r>
        <w:t>.</w:t>
      </w:r>
    </w:p>
    <w:p w14:paraId="6CE4D4CD" w14:textId="21C49D48" w:rsidR="008D4BD4" w:rsidRDefault="008D4BD4" w:rsidP="008D4BD4">
      <w:ins w:id="1" w:author="giovanni castaldo" w:date="2026-10-11T11:02:00Z" w16du:dateUtc="2026-10-11T10:02:00Z">
        <w:r>
          <w:lastRenderedPageBreak/>
          <w:t>Tracked insertion.</w:t>
        </w:r>
      </w:ins>
    </w:p>
    <w:p w14:paraId="416C1985" w14:textId="6B1BCE05" w:rsidR="008D4BD4" w:rsidRDefault="008D4BD4" w:rsidP="008D4BD4">
      <w:r>
        <w:t>Final paragraph.</w:t>
      </w:r>
    </w:p>
    <w:p w14:paraId="46442B5E" w14:textId="77777777" w:rsidR="008D4BD4" w:rsidRPr="008D4BD4" w:rsidRDefault="008D4BD4" w:rsidP="008D4BD4"/>
    <w:sectPr w:rsidR="008D4BD4" w:rsidRPr="008D4B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giovanni castaldo" w:date="2026-10-11T11:02:00Z" w:initials="gc">
    <w:p w14:paraId="4BA103B7" w14:textId="6F5994A0" w:rsidR="008D4BD4" w:rsidRDefault="008D4BD4">
      <w:pPr>
        <w:pStyle w:val="CommentText"/>
      </w:pPr>
      <w:r>
        <w:rPr>
          <w:rStyle w:val="CommentReference"/>
        </w:rPr>
        <w:annotationRef/>
      </w:r>
      <w:r>
        <w:t>A reviewer comment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BA103B7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EB5DAB7" w16cex:dateUtc="2026-10-11T10:0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BA103B7" w16cid:durableId="3EB5DAB7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giovanni castaldo">
    <w15:presenceInfo w15:providerId="Windows Live" w15:userId="68de9f2f4bf9daf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BD4"/>
    <w:rsid w:val="008D4BD4"/>
    <w:rsid w:val="00E90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BB1206"/>
  <w15:chartTrackingRefBased/>
  <w15:docId w15:val="{F879F4FB-10D8-4D60-95CE-3420C65593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4B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4B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4B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4B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4B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4B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4B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4B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4B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4B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4B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4B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4B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4B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4B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4B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4B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4B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4B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4B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4B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4B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4B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4B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4B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4B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4B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4B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4BD4"/>
    <w:rPr>
      <w:b/>
      <w:bCs/>
      <w:smallCaps/>
      <w:color w:val="2F5496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8D4BD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D4BD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D4BD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D4BD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D4BD4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webSettings" Target="webSettings.xml"/><Relationship Id="rId7" Type="http://schemas.microsoft.com/office/2016/09/relationships/commentsIds" Target="commentsId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</Words>
  <Characters>85</Characters>
  <Application>Microsoft Office Word</Application>
  <DocSecurity>0</DocSecurity>
  <Lines>1</Lines>
  <Paragraphs>1</Paragraphs>
  <ScaleCrop>false</ScaleCrop>
  <Company/>
  <LinksUpToDate>false</LinksUpToDate>
  <CharactersWithSpaces>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giovanni castaldo</dc:creator>
  <cp:keywords/>
  <dc:description/>
  <cp:lastModifiedBy>giovanni castaldo</cp:lastModifiedBy>
  <cp:revision>1</cp:revision>
  <dcterms:created xsi:type="dcterms:W3CDTF">2026-10-11T10:02:00Z</dcterms:created>
  <dcterms:modified xsi:type="dcterms:W3CDTF">2026-10-11T10:02:00Z</dcterms:modified>
</cp:coreProperties>
</file>